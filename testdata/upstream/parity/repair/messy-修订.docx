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GwOdd.xml" ContentType="application/vnd.openxmlformats-officedocument.wordprocessingml.footer+xml"/>
  <Override PartName="/word/footerGwEven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pStyle w:val="RedHead"/>
        <w:spacing w:line="360" w:lineRule="auto"/>
        <w:ind w:firstLine="0" w:firstLineChars="0"/>
        <w:jc w:val="center"/>
      </w:pPr>
      <w:r>
        <w:rPr>
          <w:rFonts w:ascii="宋体" w:eastAsia="宋体" w:hAnsi="宋体"/>
          <w:sz w:val="24"/>
          <w:szCs w:val="24"/>
        </w:rPr>
        <w:t xml:space="preserve">××市人民政府办公室</w:t>
      </w:r>
    </w:p>
    <w:p>
      <w:r>
        <w:pict>
          <v:shape style="width:100pt;height:30pt">
            <v:textbox>
              <w:txbxContent>
                <w:p>
                  <w:pPr>
                    <w:ind w:firstLine="0" w:firstLineChars="0"/>
                    <w:jc w:val="center"/>
                  </w:pPr>
                  <w:r>
                    <w:rPr>
                      <w:rFonts w:ascii="宋体" w:eastAsia="宋体" w:hAnsi="宋体"/>
                      <w:sz w:val="24"/>
                      <w:szCs w:val="24"/>
                    </w:rPr>
                    <w:t xml:space="preserve">内部资料</w:t>
                  </w:r>
                </w:p>
              </w:txbxContent>
            </v:textbox>
          </v:shape>
        </w:pict>
      </w:r>
    </w:p>
    <w:p>
      <w:pPr>
        <w:spacing w:line="360" w:lineRule="auto"/>
        <w:ind w:firstLine="0" w:firstLineChars="0"/>
        <w:jc w:val="center"/>
      </w:pPr>
      <w:r>
        <w:rPr>
          <w:rFonts w:ascii="宋体" w:eastAsia="宋体" w:hAnsi="宋体"/>
          <w:color w:val="FF0000"/>
          <w:b/>
          <w:sz w:val="24"/>
          <w:szCs w:val="24"/>
        </w:rPr>
        <w:t xml:space="preserve">××市发展和改革委员会文件</w:t>
      </w:r>
    </w:p>
    <w:p>
      <w:pPr>
        <w:ind w:firstLine="0" w:firstLineChars="0"/>
        <w:jc w:val="center"/>
      </w:pPr>
      <w:r>
        <w:t xml:space="preserve">×发改</w:t>
      </w:r>
      <w:del w:id="904" w:author="gongwen-kit" w:date="2026-10-16T09:36:43Z">
        <w:r>
          <w:delText xml:space="preserve">【</w:delText>
        </w:r>
      </w:del>
      <w:ins w:id="905" w:author="gongwen-kit" w:date="2026-10-16T09:36:43Z">
        <w:r>
          <w:t xml:space="preserve">〔</w:t>
        </w:r>
      </w:ins>
      <w:r>
        <w:t xml:space="preserve">2026</w:t>
      </w:r>
      <w:del w:id="906" w:author="gongwen-kit" w:date="2026-10-16T09:36:43Z">
        <w:r>
          <w:delText xml:space="preserve">】</w:delText>
        </w:r>
      </w:del>
      <w:ins w:id="907" w:author="gongwen-kit" w:date="2026-10-16T09:36:43Z">
        <w:r>
          <w:t xml:space="preserve">〕</w:t>
        </w:r>
      </w:ins>
      <w:del w:id="908" w:author="gongwen-kit" w:date="2026-10-16T09:36:43Z">
        <w:r>
          <w:delText xml:space="preserve">第</w:delText>
        </w:r>
      </w:del>
      <w:del w:id="909" w:author="gongwen-kit" w:date="2026-10-16T09:36:43Z">
        <w:r>
          <w:delText xml:space="preserve">0</w:delText>
        </w:r>
      </w:del>
      <w:r>
        <w:t xml:space="preserve">12号</w:t>
      </w:r>
    </w:p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44"/>
          <w:szCs w:val="44"/>
        </w:rPr>
        <w:t xml:space="preserve">关于做好2026年度项目申报工作的通知</w:t>
      </w:r>
    </w:p>
    <w:p>
      <w:pPr>
        <w:ind w:firstLine="0" w:firstLineChars="0"/>
      </w:pPr>
      <w:r>
        <w:t xml:space="preserve">各县</w:t>
      </w:r>
      <w:del w:id="910" w:author="gongwen-kit" w:date="2026-10-16T09:36:43Z">
        <w:r>
          <w:delText xml:space="preserve">(</w:delText>
        </w:r>
      </w:del>
      <w:ins w:id="911" w:author="gongwen-kit" w:date="2026-10-16T09:36:43Z">
        <w:r>
          <w:t xml:space="preserve">（</w:t>
        </w:r>
      </w:ins>
      <w:r>
        <w:t xml:space="preserve">市、区</w:t>
      </w:r>
      <w:del w:id="912" w:author="gongwen-kit" w:date="2026-10-16T09:36:43Z">
        <w:r>
          <w:delText xml:space="preserve">)</w:delText>
        </w:r>
      </w:del>
      <w:ins w:id="913" w:author="gongwen-kit" w:date="2026-10-16T09:36:43Z">
        <w:r>
          <w:t xml:space="preserve">）</w:t>
        </w:r>
      </w:ins>
      <w:r>
        <w:t xml:space="preserve">发展改革局</w:t>
      </w:r>
      <w:del w:id="914" w:author="gongwen-kit" w:date="2026-10-16T09:36:43Z">
        <w:r>
          <w:delText xml:space="preserve">:</w:delText>
        </w:r>
      </w:del>
      <w:ins w:id="915" w:author="gongwen-kit" w:date="2026-10-16T09:36:43Z">
        <w:r>
          <w:t xml:space="preserve">：</w:t>
        </w:r>
      </w:ins>
    </w:p>
    <w:p>
      <w:r>
        <w:t xml:space="preserve">为做好项目申报</w:t>
      </w:r>
      <w:del w:id="916" w:author="gongwen-kit" w:date="2026-10-16T09:36:43Z">
        <w:r>
          <w:delText xml:space="preserve">,</w:delText>
        </w:r>
      </w:del>
      <w:ins w:id="917" w:author="gongwen-kit" w:date="2026-10-16T09:36:43Z">
        <w:r>
          <w:t xml:space="preserve">，</w:t>
        </w:r>
      </w:ins>
      <w:r>
        <w:t xml:space="preserve">现将有关事项通知如下</w:t>
      </w:r>
      <w:del w:id="918" w:author="gongwen-kit" w:date="2026-10-16T09:36:43Z">
        <w:r>
          <w:delText xml:space="preserve">.</w:delText>
        </w:r>
      </w:del>
      <w:ins w:id="919" w:author="gongwen-kit" w:date="2026-10-16T09:36:43Z">
        <w:r>
          <w:t xml:space="preserve">。</w:t>
        </w:r>
      </w:ins>
    </w:p>
    <w:p>
      <w:pPr>
        <w:pStyle w:val="1"/>
      </w:pPr>
      <w:r>
        <w:t xml:space="preserve">一、申报范围</w:t>
      </w:r>
    </w:p>
    <w:p>
      <w:commentRangeStart w:id="952"/>
      <w:r>
        <w:t xml:space="preserve">本次申报重点支持以下三点</w:t>
      </w:r>
      <w:del w:id="920" w:author="gongwen-kit" w:date="2026-10-16T09:36:43Z">
        <w:r>
          <w:delText xml:space="preserve">:</w:delText>
        </w:r>
      </w:del>
      <w:ins w:id="921" w:author="gongwen-kit" w:date="2026-10-16T09:36:43Z">
        <w:r>
          <w:t xml:space="preserve">：</w:t>
        </w:r>
      </w:ins>
      <w:r>
        <w:t xml:space="preserve">一是先进制造</w:t>
      </w:r>
      <w:del w:id="922" w:author="gongwen-kit" w:date="2026-10-16T09:36:43Z">
        <w:r>
          <w:delText xml:space="preserve">,</w:delText>
        </w:r>
      </w:del>
      <w:ins w:id="923" w:author="gongwen-kit" w:date="2026-10-16T09:36:43Z">
        <w:r>
          <w:t xml:space="preserve">，</w:t>
        </w:r>
      </w:ins>
      <w:r>
        <w:t xml:space="preserve">二是数字经济</w:t>
      </w:r>
      <w:del w:id="924" w:author="gongwen-kit" w:date="2026-10-16T09:36:43Z">
        <w:r>
          <w:delText xml:space="preserve">.</w:delText>
        </w:r>
      </w:del>
      <w:ins w:id="925" w:author="gongwen-kit" w:date="2026-10-16T09:36:43Z">
        <w:r>
          <w:t xml:space="preserve">。</w:t>
        </w:r>
      </w:ins>
      <w:commentRangeEnd w:id="952"/>
      <w:r>
        <w:commentReference w:id="952"/>
      </w:r>
    </w:p>
    <w:p>
      <w:pPr>
        <w:pStyle w:val="1"/>
      </w:pPr>
      <w:r>
        <w:t xml:space="preserve">二、工作要求</w:t>
      </w:r>
    </w:p>
    <w:p>
      <w:r>
        <w:t xml:space="preserve">各地要按要求</w:t>
      </w:r>
      <w:del w:id="926" w:author="gongwen-kit" w:date="2026-10-16T09:36:43Z">
        <w:r>
          <w:delText xml:space="preserve">筹画</w:delText>
        </w:r>
      </w:del>
      <w:ins w:id="927" w:author="gongwen-kit" w:date="2026-10-16T09:36:43Z">
        <w:r>
          <w:t xml:space="preserve">筹划</w:t>
        </w:r>
      </w:ins>
      <w:r>
        <w:t xml:space="preserve">项目</w:t>
      </w:r>
      <w:del w:id="928" w:author="gongwen-kit" w:date="2026-10-16T09:36:43Z">
        <w:r>
          <w:delText xml:space="preserve">,</w:delText>
        </w:r>
      </w:del>
      <w:ins w:id="929" w:author="gongwen-kit" w:date="2026-10-16T09:36:43Z">
        <w:r>
          <w:t xml:space="preserve">，</w:t>
        </w:r>
      </w:ins>
      <w:r>
        <w:t xml:space="preserve">于2026年</w:t>
      </w:r>
      <w:del w:id="930" w:author="gongwen-kit" w:date="2026-10-16T09:36:43Z">
        <w:r>
          <w:delText xml:space="preserve">0</w:delText>
        </w:r>
      </w:del>
      <w:r>
        <w:t xml:space="preserve">5月</w:t>
      </w:r>
      <w:del w:id="931" w:author="gongwen-kit" w:date="2026-10-16T09:36:43Z">
        <w:r>
          <w:delText xml:space="preserve">0</w:delText>
        </w:r>
      </w:del>
      <w:r>
        <w:t xml:space="preserve">8日前报送</w:t>
      </w:r>
      <w:del w:id="932" w:author="gongwen-kit" w:date="2026-10-16T09:36:43Z">
        <w:r>
          <w:delText xml:space="preserve">.</w:delText>
        </w:r>
      </w:del>
      <w:ins w:id="933" w:author="gongwen-kit" w:date="2026-10-16T09:36:43Z">
        <w:r>
          <w:t xml:space="preserve">。</w:t>
        </w:r>
      </w:ins>
      <w:hyperlink r:id="rIdLink">
        <w:r>
          <w:t xml:space="preserve">申报系统</w:t>
        </w:r>
      </w:hyperlink>
      <w:r>
        <w:t xml:space="preserve">的填报说明另行印发</w:t>
      </w:r>
      <w:del w:id="934" w:author="gongwen-kit" w:date="2026-10-16T09:36:43Z">
        <w:r>
          <w:delText xml:space="preserve">(</w:delText>
        </w:r>
      </w:del>
      <w:ins w:id="935" w:author="gongwen-kit" w:date="2026-10-16T09:36:43Z">
        <w:r>
          <w:t xml:space="preserve">（</w:t>
        </w:r>
      </w:ins>
      <w:r>
        <w:t xml:space="preserve">详见附件</w:t>
      </w:r>
      <w:del w:id="936" w:author="gongwen-kit" w:date="2026-10-16T09:36:43Z">
        <w:r>
          <w:delText xml:space="preserve">)</w:delText>
        </w:r>
      </w:del>
      <w:ins w:id="937" w:author="gongwen-kit" w:date="2026-10-16T09:36:43Z">
        <w:r>
          <w:t xml:space="preserve">）</w:t>
        </w:r>
      </w:ins>
      <w:del w:id="938" w:author="gongwen-kit" w:date="2026-10-16T09:36:43Z">
        <w:r>
          <w:delText xml:space="preserve">.</w:delText>
        </w:r>
      </w:del>
      <w:ins w:id="939" w:author="gongwen-kit" w:date="2026-10-16T09:36:43Z">
        <w:r>
          <w:t xml:space="preserve">。</w:t>
        </w:r>
      </w:ins>
    </w:p>
    <w:p>
      <w:r>
        <w:t xml:space="preserve">请注意</w:t>
      </w:r>
      <w:del w:id="940" w:author="gongwen-kit" w:date="2026-10-16T09:36:43Z">
        <w:r>
          <w:delText xml:space="preserve">:</w:delText>
        </w:r>
      </w:del>
      <w:ins w:id="941" w:author="gongwen-kit" w:date="2026-10-16T09:36:43Z">
        <w:r>
          <w:t xml:space="preserve">：</w:t>
        </w:r>
      </w:ins>
      <w:r>
        <w:t xml:space="preserve"> 项目投资额以万元计</w:t>
      </w:r>
      <w:del w:id="942" w:author="gongwen-kit" w:date="2026-10-16T09:36:43Z">
        <w:r>
          <w:delText xml:space="preserve">,</w:delText>
        </w:r>
      </w:del>
      <w:ins w:id="943" w:author="gongwen-kit" w:date="2026-10-16T09:36:43Z">
        <w:r>
          <w:t xml:space="preserve">，</w:t>
        </w:r>
      </w:ins>
      <w:r>
        <w:t xml:space="preserve">储能项目容量写作100</w:t>
      </w:r>
      <w:ins w:id="944" w:author="gongwen-kit" w:date="2026-10-16T09:36:43Z">
        <w:r>
          <w:t xml:space="preserve"> </w:t>
        </w:r>
      </w:ins>
      <w:r>
        <w:t xml:space="preserve">kWh</w:t>
      </w:r>
      <w:del w:id="945" w:author="gongwen-kit" w:date="2026-10-16T09:36:43Z">
        <w:r>
          <w:delText xml:space="preserve">,</w:delText>
        </w:r>
      </w:del>
      <w:ins w:id="946" w:author="gongwen-kit" w:date="2026-10-16T09:36:43Z">
        <w:r>
          <w:t xml:space="preserve">，</w:t>
        </w:r>
      </w:ins>
      <w:r>
        <w:rPr>
          <w:rPrChange w:id="947" w:author="gongwen-kit" w:date="2026-10-16T09:36:43Z">
            <w:rPr>
              <w:i/>
            </w:rPr>
          </w:rPrChange>
        </w:rPr>
        <w:t xml:space="preserve">不得使用斜体</w:t>
      </w:r>
      <w:r>
        <w:t xml:space="preserve">。</w:t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地区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项目数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投资额</w:t>
            </w:r>
          </w:p>
        </w:tc>
      </w:tr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甲县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1200</w:t>
            </w:r>
          </w:p>
        </w:tc>
      </w:tr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乙县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800</w:t>
            </w:r>
          </w:p>
        </w:tc>
      </w:tr>
      <w:tr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合计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r>
              <w:rPr>
                <w:rFonts w:ascii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w="2000" w:type="dxa"/>
          </w:tcPr>
          <w:p>
            <w:pPr>
              <w:ind w:firstLine="0" w:firstLineChars="0"/>
            </w:pPr>
            <w:commentRangeStart w:id="953"/>
            <w:r>
              <w:rPr>
                <w:rFonts w:ascii="宋体" w:eastAsia="宋体" w:hAnsi="宋体"/>
                <w:sz w:val="24"/>
                <w:szCs w:val="24"/>
              </w:rPr>
              <w:t xml:space="preserve">2100</w:t>
            </w:r>
            <w:commentRangeEnd w:id="953"/>
            <w:r>
              <w:commentReference w:id="953"/>
            </w:r>
          </w:p>
        </w:tc>
      </w:tr>
    </w:tbl>
    <w:p>
      <w:pPr>
        <w:ind w:firstLine="420"/>
        <w:pPrChange w:id="900" w:author="审核人" w:date="2025-06-20T00:00:00Z">
          <w:pPr>
            <w:pStyle w:val="a"/>
          </w:pPr>
        </w:pPrChange>
      </w:pPr>
      <w:r>
        <w:t xml:space="preserve">分包专业</w:t>
      </w:r>
      <w:del w:id="948" w:author="gongwen-kit" w:date="2026-10-16T09:36:43Z">
        <w:r>
          <w:delText xml:space="preserve">:</w:delText>
        </w:r>
      </w:del>
      <w:ins w:id="949" w:author="gongwen-kit" w:date="2026-10-16T09:36:43Z">
        <w:r>
          <w:t xml:space="preserve">：</w:t>
        </w:r>
      </w:ins>
      <w:del w:id="901" w:author="审核人" w:date="2025-06-20T00:00:00Z">
        <w:r>
          <w:delText xml:space="preserve"> </w:delText>
        </w:r>
      </w:del>
      <w:ins w:id="902" w:author="审核人" w:date="2025-06-20T00:00:00Z">
        <w:r>
          <w:t xml:space="preserve">装饰</w:t>
        </w:r>
      </w:ins>
      <w:r>
        <w:t xml:space="preserve">工程</w:t>
      </w:r>
    </w:p>
    <w:p>
      <w:pPr>
        <w:ind w:firstLine="0" w:firstLineChars="0"/>
        <w:jc w:val="right"/>
      </w:pPr>
      <w:r>
        <w:t xml:space="preserve">××市发展和改革委员会</w:t>
      </w:r>
    </w:p>
    <w:p>
      <w:pPr>
        <w:ind w:firstLine="0" w:firstLineChars="0"/>
        <w:jc w:val="right"/>
      </w:pPr>
      <w:del w:id="950" w:author="gongwen-kit" w:date="2026-10-16T09:36:43Z">
        <w:r>
          <w:delText xml:space="preserve">二〇二六年十月十三日</w:delText>
        </w:r>
      </w:del>
      <w:ins w:id="951" w:author="gongwen-kit" w:date="2026-10-16T09:36:43Z">
        <w:r>
          <w:t xml:space="preserve">2026年10月13日</w:t>
        </w:r>
      </w:ins>
    </w:p>
    <w:sectPr>
      <w:footerReference w:type="default" r:id="rIdGwFtrOdd"/>
      <w:footerReference w:type="even" r:id="rIdGwFtrEven"/>
      <w:headerReference w:type="default" r:id="rIdHdr"/>
      <w:headerReference w:type="even" r:id="rIdHdr"/>
      <w:pgSz w:w="11906" w:h="16838"/>
      <w:pgMar w:top="2098" w:right="1474" w:bottom="1984" w:left="1587" w:header="850" w:footer="1392" w:gutter="0"/>
      <w:cols w:space="425"/>
      <w:docGrid w:type="linesAndChars" w:linePitch="579" w:charSpace="-842"/>
      <w:sectPrChange w:id="903" w:author="排版人" w:date="2025-06-20T00:00:00Z">
        <w:sectPr>
          <w:pgMar w:top="1440" w:right="1800" w:bottom="1440" w:left="1800" w:header="851" w:footer="992" w:gutter="0"/>
        </w:sectPr>
      </w:sectPrChange>
    </w:sectPr>
  </w:body>
</w:document>
</file>

<file path=word/comments.xml><?xml version="1.0" encoding="utf-8"?>
<w:comments xmlns:w="http://schemas.openxmlformats.org/wordprocessingml/2006/main">
  <w:comment w:id="952" w:author="gongwen-kit" w:date="2026-10-16T09:36:43Z" w:initials="GK">
    <w:p>
      <w:r>
        <w:t xml:space="preserve">【数字·计数与列举】「以下三点」其后行内列了 2 条（一是…、二是）</w:t>
      </w:r>
    </w:p>
  </w:comment>
  <w:comment w:id="953" w:author="gongwen-kit" w:date="2026-10-16T09:36:43Z" w:initials="GK">
    <w:p>
      <w:r>
        <w:t xml:space="preserve">【数字·提示（不一定错，请核对）·合计不符】第 1 表「合计」行第 3 列：上面 2 项之和 2000 ≠ 表内合计 2100</w:t>
      </w:r>
    </w:p>
  </w:comment>
</w:comments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>
  <w:p>
    <w:r>
      <w:rPr>
        <w:rFonts w:ascii="宋体" w:eastAsia="宋体" w:hAnsi="宋体"/>
        <w:sz w:val="24"/>
        <w:szCs w:val="24"/>
      </w:rPr>
      <w:t xml:space="preserve">内部资料　注意保存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v="urn:schemas-microsoft-com:vml">
  <w:zoom w:percent="100"/>
  <w:defaultTabStop w:val="420"/>
  <w:evenAndOddHeaders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v="urn:schemas-microsoft-com:vml">
  <w:docDefaults>
    <w:rPrDefault>
      <w:rPr>
        <w:rFonts w:ascii="FangSong" w:eastAsia="FangSong" w:hAnsi="FangSong"/>
        <w:kern w:val="2"/>
        <w:sz w:val="32"/>
        <w:szCs w:val="32"/>
        <w:lang w:val="en-US" w:eastAsia="zh-CN"/>
      </w:rPr>
    </w:rPrDefault>
    <w:pPrDefault/>
  </w:docDefaults>
  <w:style w:type="paragraph" w:default="1" w:styleId="a">
    <w:name w:val="Normal"/>
    <w:qFormat/>
    <w:pPr>
      <w:widowControl w:val="0"/>
      <w:ind w:firstLineChars="200" w:firstLine="632"/>
      <w:jc w:val="both"/>
    </w:p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ascii="SimHei" w:eastAsia="SimHei" w:hAnsi="SimHei"/>
      <w:kern w:val="44"/>
      <w:sz w:val="32"/>
      <w:szCs w:val="32"/>
    </w:rPr>
  </w:style>
  <w:style w:type="paragraph" w:customStyle="1" w:styleId="RedHead">
    <w:name w:val="红头"/>
    <w:basedOn w:val="a"/>
    <w:rPr>
      <w:color w:val="FF0000"/>
      <w:sz w:val="72"/>
    </w:rPr>
  </w:style>
  <w:style w:type="character" w:default="1" w:styleId="a0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dr" Type="http://schemas.openxmlformats.org/officeDocument/2006/relationships/header" Target="header1.xml"/><Relationship Id="rIdLink" Type="http://schemas.openxmlformats.org/officeDocument/2006/relationships/hyperlink" Target="https://example.org/" TargetMode="Externa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Relationship Id="rIdGwComments" Type="http://schemas.openxmlformats.org/officeDocument/2006/relationships/comments" Target="comments.xml"/></Relationships>
</file>