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Style w:val="RedHead"/>
        <w:jc w:val="center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××市人民政府办公室</w:t>
      </w:r>
    </w:p>
    <w:p>
      <w:r>
        <w:pict>
          <v:shape style="width:100pt;height:30pt">
            <v:textbox>
              <w:txbxContent>
                <w:p>
                  <w:pPr>
                    <w:jc w:val="center"/>
                  </w:pPr>
                  <w:r>
                    <w:rPr>
                      <w:rFonts w:ascii="宋体" w:eastAsia="宋体" w:hAnsi="宋体"/>
                      <w:sz w:val="24"/>
                      <w:szCs w:val="24"/>
                    </w:rPr>
                    <w:t xml:space="preserve">内部资料</w:t>
                  </w:r>
                </w:p>
              </w:txbxContent>
            </v:textbox>
          </v:shape>
        </w:pict>
      </w:r>
    </w:p>
    <w:p>
      <w:pPr>
        <w:jc w:val="center"/>
        <w:spacing w:line="360" w:lineRule="auto"/>
      </w:pPr>
      <w:r>
        <w:rPr>
          <w:rFonts w:ascii="宋体" w:eastAsia="宋体" w:hAnsi="宋体"/>
          <w:color w:val="FF0000"/>
          <w:b/>
          <w:sz w:val="24"/>
          <w:szCs w:val="24"/>
        </w:rPr>
        <w:t xml:space="preserve">××市发展和改革委员会文件</w:t>
      </w:r>
    </w:p>
    <w:p>
      <w:pPr>
        <w:jc w:val="center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×发改【2026】第012号</w:t>
      </w:r>
    </w:p>
    <w:p>
      <w:pPr>
        <w:jc w:val="center"/>
        <w:spacing w:line="360" w:lineRule="auto"/>
      </w:pPr>
      <w:r>
        <w:rPr>
          <w:rFonts w:ascii="宋体" w:eastAsia="宋体" w:hAnsi="宋体"/>
          <w:b/>
          <w:sz w:val="24"/>
          <w:szCs w:val="24"/>
        </w:rPr>
        <w:t xml:space="preserve">关于做好2026年度项目申报工作的通知</w:t>
      </w:r>
    </w:p>
    <w:p>
      <w:pPr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各县(市、区)发展改革局:</w:t>
      </w:r>
    </w:p>
    <w:p>
      <w:pPr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为做好项目申报,现将有关事项通知如下.</w:t>
      </w:r>
    </w:p>
    <w:p>
      <w:pPr>
        <w:pStyle w:val="1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一、申报范围</w:t>
      </w:r>
    </w:p>
    <w:p>
      <w:pPr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本次申报重点支持以下三点:一是先进制造,二是数字经济.</w:t>
      </w:r>
    </w:p>
    <w:p>
      <w:pPr>
        <w:pStyle w:val="1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二、工作要求</w:t>
      </w:r>
    </w:p>
    <w:p>
      <w:pPr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各地要按要求筹画项目,于2026年05月08日前报送.</w:t>
      </w:r>
      <w:hyperlink r:id="rIdLink">
        <w:r>
          <w:rPr>
            <w:rFonts w:ascii="宋体" w:eastAsia="宋体" w:hAnsi="宋体"/>
            <w:sz w:val="24"/>
            <w:szCs w:val="24"/>
          </w:rPr>
          <w:t xml:space="preserve">申报系统</w:t>
        </w:r>
      </w:hyperlink>
      <w:r>
        <w:rPr>
          <w:rFonts w:ascii="宋体" w:eastAsia="宋体" w:hAnsi="宋体"/>
          <w:sz w:val="24"/>
          <w:szCs w:val="24"/>
        </w:rPr>
        <w:t xml:space="preserve">的填报说明另行印发(详见附件).</w:t>
      </w:r>
    </w:p>
    <w:p>
      <w:pPr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请注意: 项目投资额以万元计,储能项目容量写作100kWh,</w:t>
      </w:r>
      <w:r>
        <w:rPr>
          <w:rFonts w:ascii="宋体" w:eastAsia="宋体" w:hAnsi="宋体"/>
          <w:i/>
          <w:sz w:val="24"/>
          <w:szCs w:val="24"/>
        </w:rPr>
        <w:t xml:space="preserve">不得使用斜体</w:t>
      </w:r>
      <w:r>
        <w:rPr>
          <w:rFonts w:ascii="宋体" w:eastAsia="宋体" w:hAnsi="宋体"/>
          <w:sz w:val="24"/>
          <w:szCs w:val="24"/>
        </w:rPr>
        <w:t xml:space="preserve">。</w:t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地区</w:t>
            </w:r>
          </w:p>
        </w:tc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项目数</w:t>
            </w:r>
          </w:p>
        </w:tc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投资额</w:t>
            </w:r>
          </w:p>
        </w:tc>
      </w:tr>
      <w:tr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甲县</w:t>
            </w:r>
          </w:p>
        </w:tc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1200</w:t>
            </w:r>
          </w:p>
        </w:tc>
      </w:tr>
      <w:tr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乙县</w:t>
            </w:r>
          </w:p>
        </w:tc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800</w:t>
            </w:r>
          </w:p>
        </w:tc>
      </w:tr>
      <w:tr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合计</w:t>
            </w:r>
          </w:p>
        </w:tc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宋体" w:eastAsia="宋体" w:hAnsi="宋体"/>
                <w:sz w:val="24"/>
                <w:szCs w:val="24"/>
              </w:rPr>
              <w:t xml:space="preserve">2100</w:t>
            </w:r>
          </w:p>
        </w:tc>
      </w:tr>
    </w:tbl>
    <w:p>
      <w:pPr>
        <w:ind w:firstLine="420"/>
        <w:pPrChange w:id="900" w:author="审核人" w:date="2025-06-20T00:00:00Z">
          <w:pPr>
            <w:pStyle w:val="a"/>
          </w:pPr>
        </w:pPrChange>
      </w:pPr>
      <w:r>
        <w:rPr>
          <w:rFonts w:ascii="宋体" w:eastAsia="宋体" w:hAnsi="宋体"/>
          <w:sz w:val="24"/>
          <w:szCs w:val="24"/>
        </w:rPr>
        <w:t xml:space="preserve">分包专业:</w:t>
      </w:r>
      <w:del w:id="901" w:author="审核人" w:date="2025-06-20T00:00:00Z">
        <w:r>
          <w:delText xml:space="preserve"> </w:delText>
        </w:r>
      </w:del>
      <w:ins w:id="902" w:author="审核人" w:date="2025-06-20T00:00:00Z">
        <w:r>
          <w:rPr>
            <w:rFonts w:ascii="宋体" w:eastAsia="宋体" w:hAnsi="宋体"/>
            <w:sz w:val="24"/>
            <w:szCs w:val="24"/>
          </w:rPr>
          <w:t xml:space="preserve">装饰</w:t>
        </w:r>
      </w:ins>
      <w:r>
        <w:rPr>
          <w:rFonts w:ascii="宋体" w:eastAsia="宋体" w:hAnsi="宋体"/>
          <w:sz w:val="24"/>
          <w:szCs w:val="24"/>
        </w:rPr>
        <w:t xml:space="preserve">工程</w:t>
      </w:r>
    </w:p>
    <w:p>
      <w:pPr>
        <w:jc w:val="right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××市发展和改革委员会</w:t>
      </w:r>
    </w:p>
    <w:p>
      <w:pPr>
        <w:jc w:val="right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二〇二六年十月十三日</w:t>
      </w:r>
    </w:p>
    <w:sectPr>
      <w:headerReference w:type="default" r:id="rIdHdr"/>
      <w:pgSz w:w="11906" w:h="16838"/>
      <w:cols w:space="425"/>
      <w:docGrid w:type="lines" w:linePitch="312"/>
      <w:sectPrChange w:id="903" w:author="排版人" w:date="2025-06-20T00:00:00Z">
        <w:sectPr>
          <w:pgMar w:top="1440" w:right="1800" w:bottom="1440" w:left="1800" w:header="851" w:footer="992" w:gutter="0"/>
        </w:sectPr>
      </w:sectPrChange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>
  <w:p>
    <w:r>
      <w:rPr>
        <w:rFonts w:ascii="宋体" w:eastAsia="宋体" w:hAnsi="宋体"/>
        <w:sz w:val="24"/>
        <w:szCs w:val="24"/>
      </w:rPr>
      <w:t xml:space="preserve">内部资料　注意保存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v="urn:schemas-microsoft-com:vml">
  <w:zoom w:percent="100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v="urn:schemas-microsoft-com:vml">
  <w:docDefaults>
    <w:rPrDefault>
      <w:rPr>
        <w:rFonts w:ascii="Times New Roman" w:eastAsia="宋体" w:hAnsi="Times New Roman"/>
        <w:kern w:val="2"/>
        <w:sz w:val="21"/>
        <w:szCs w:val="24"/>
        <w:lang w:val="en-US" w:eastAsia="zh-CN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RedHead">
    <w:name w:val="红头"/>
    <w:basedOn w:val="a"/>
    <w:rPr>
      <w:color w:val="FF0000"/>
      <w:sz w:val="72"/>
    </w:rPr>
  </w:style>
  <w:style w:type="character" w:default="1" w:styleId="a0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dr" Type="http://schemas.openxmlformats.org/officeDocument/2006/relationships/header" Target="header1.xml"/><Relationship Id="rIdLink" Type="http://schemas.openxmlformats.org/officeDocument/2006/relationships/hyperlink" Target="https://example.org/" TargetMode="External"/></Relationships>
</file>